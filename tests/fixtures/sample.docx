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emf" ContentType="image/x-emf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v="urn:schemas-microsoft-com:vml">
  <w:body>
    <w:p>
      <w:r>
        <w:t xml:space="preserve">【발명의 설명】</w:t>
      </w:r>
    </w:p>
    <w:p>
      <w:r>
        <w:t xml:space="preserve">【발명의 명칭】</w:t>
      </w:r>
    </w:p>
    <w:p>
      <w:r>
        <w:t xml:space="preserve">시험용 발명</w:t>
      </w:r>
    </w:p>
    <w:p>
      <w:r>
        <w:t xml:space="preserve">【기술분야】</w:t>
      </w:r>
    </w:p>
    <w:p>
      <w:r>
        <w:t xml:space="preserve">【0001】 CO₂ 농도 10⁻³ mol/m³, 25 °C – 범위, x̂ 와 ŷ, Müller 법, 기호 </w:t>
      </w:r>
      <w:r>
        <w:sym w:font="Symbol" w:char="F062"/>
      </w:r>
      <w:r>
        <w:t xml:space="preserve"> 및 Hₙ.</w:t>
      </w:r>
    </w:p>
    <w:p>
      <w:r>
        <w:t xml:space="preserve">【0002】 식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은 본문 수식이다. 수정 </w:t>
      </w:r>
      <w:ins w:id="1" w:author="a">
        <w:r>
          <w:t xml:space="preserve">넣은 글</w:t>
        </w:r>
      </w:ins>
      <w:del w:id="2" w:author="a">
        <w:r>
          <w:delText>지운 글</w:delText>
        </w:r>
      </w:del>
      <w:r>
        <w:t xml:space="preserve">.</w:t>
      </w:r>
    </w:p>
    <w:p>
      <m:oMathPara>
        <m:oMath>
          <m:r>
            <m:t>x</m:t>
          </m:r>
          <m:r>
            <m:t>=</m:t>
          </m:r>
          <m:f>
            <m:num>
              <m:r>
                <m:t>-b±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w:p>
      <m:oMathPara>
        <m:oMath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+</m:t>
          </m:r>
          <m:nary>
            <m:sub>
              <m:r>
                <m:t>0</m:t>
              </m:r>
            </m:sub>
            <m:sup>
              <m: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-x</m:t>
                  </m:r>
                </m:sup>
              </m:sSup>
              <m:r>
                <m:t>dx</m:t>
              </m:r>
            </m:e>
          </m:nary>
          <m:r>
            <m:t>+</m:t>
          </m:r>
          <m:func>
            <m:fNam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n→∞</m:t>
                  </m:r>
                </m:lim>
              </m:limLow>
            </m:fName>
            <m:e>
              <m:r>
                <m:t>f</m:t>
              </m:r>
              <m:d>
                <m:e>
                  <m:r>
                    <m:t>n</m:t>
                  </m:r>
                </m:e>
              </m:d>
            </m:e>
          </m:func>
          <m:r>
            <m:t>+</m:t>
          </m:r>
          <m:func>
            <m:fName>
              <m:r>
                <m:rPr>
                  <m:sty m:val="p"/>
                </m:rPr>
                <m:t>sin</m:t>
              </m:r>
            </m:fName>
            <m:e>
              <m:r>
                <m:t>θ</m:t>
              </m:r>
            </m:e>
          </m:func>
        </m:oMath>
      </m:oMathPara>
    </w:p>
    <w:p>
      <m:oMathPara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acc>
            <m:e>
              <m:r>
                <m:t>y</m:t>
              </m:r>
            </m:e>
          </m:acc>
          <m:bar>
            <m:e>
              <m:r>
                <m:t>AB</m:t>
              </m:r>
            </m:e>
          </m:bar>
          <m:r>
            <m:t>≤</m:t>
          </m:r>
          <m:acc>
            <m:accPr>
              <m:chr m:val="⃗"/>
            </m:accPr>
            <m:e>
              <m:r>
                <m:t>v</m:t>
              </m:r>
            </m:e>
          </m:acc>
        </m:oMath>
      </m:oMathPara>
    </w:p>
    <w:p>
      <m:oMathPara>
        <m:oMath>
          <m:d>
            <m:dPr>
              <m:begChr m:val="{"/>
              <m:endChr m:val=""/>
            </m:dPr>
            <m:e>
              <m:eqArr>
                <m:e>
                  <m:r>
                    <m:t>x,&amp; x≥0</m:t>
                  </m:r>
                </m:e>
                <m:e>
                  <m:r>
                    <m:t>-x,&amp; x&lt;0</m:t>
                  </m:r>
                </m:e>
              </m:eqArr>
            </m:e>
          </m:d>
        </m:oMath>
      </m:oMathPara>
    </w:p>
    <w:p>
      <w:r>
        <w:t xml:space="preserve">【0003】 표는 다음과 같다.</w:t>
      </w:r>
    </w:p>
    <w:tbl>
      <w:tblPr>
        <w:tblW w:w="0" w:type="auto"/>
      </w:tblPr>
      <w:tblGrid>
        <w:gridCol w:w="1800"/>
        <w:gridCol w:w="1800"/>
        <w:gridCol w:w="1800"/>
      </w:tblGrid>
      <w:tr>
        <w:tc>
          <w:tcPr>
            <w:tcW w:w="3600" w:type="dxa"/>
            <w:gridSpan w:val="2"/>
          </w:tcPr>
          <w:p>
            <w:r>
              <w:t xml:space="preserve">합친 머리</w:t>
            </w:r>
          </w:p>
        </w:tc>
        <w:tc>
          <w:tcPr>
            <w:tcW w:w="1800" w:type="dxa"/>
            <w:vMerge w:val="restart"/>
          </w:tcPr>
          <w:p>
            <w:r>
              <w:t xml:space="preserve">세로 합침</w:t>
            </w:r>
          </w:p>
        </w:tc>
      </w:tr>
      <w:tr>
        <w:tc>
          <w:tcPr>
            <w:tcW w:w="1800" w:type="dxa"/>
          </w:tcPr>
          <w:p>
            <w:r>
              <w:t xml:space="preserve">첫 줄</w:t>
            </w:r>
          </w:p>
          <w:p>
            <w:r>
              <w:t xml:space="preserve">둘째 줄</w:t>
            </w:r>
          </w:p>
        </w:tc>
        <w:tc>
          <w:tcPr>
            <w:tcW w:w="1800" w:type="dxa"/>
          </w:tcPr>
          <w:p>
            <w:r>
              <w:t xml:space="preserve">수식 </w:t>
            </w:r>
          </w:p>
          <w:p>
            <m:oMath>
              <m:f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</w:p>
        </w:tc>
        <w:tc>
          <w:tcPr>
            <w:tcW w:w="1800" w:type="dxa"/>
            <w:vMerge/>
          </w:tcPr>
          <w:p/>
        </w:tc>
      </w:tr>
      <w:tr>
        <w:tc>
          <w:tcPr>
            <w:tcW w:w="1800" w:type="dxa"/>
          </w:tcPr>
          <w:p>
            <w:r>
              <w:t xml:space="preserve">그림</w:t>
            </w:r>
          </w:p>
          <w:p>
            <w:r>
              <w:drawing>
                <wp:inline>
                  <wp:extent cx="540000" cy="360000"/>
                  <wp:docPr id="2" name="p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2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tbl>
            <w:tblPr>
              <w:tblW w:w="0" w:type="auto"/>
            </w:tblPr>
            <w:tblGrid>
              <w:gridCol w:w="1200"/>
              <w:gridCol w:w="1200"/>
            </w:tblGrid>
            <w:tr>
              <w:tc>
                <w:tcPr>
                  <w:tcW w:w="1200" w:type="dxa"/>
                </w:tcPr>
                <w:p>
                  <w:r>
                    <w:t xml:space="preserve">안1</w:t>
                  </w:r>
                </w:p>
              </w:tc>
              <w:tc>
                <w:tcPr>
                  <w:tcW w:w="1200" w:type="dxa"/>
                </w:tcPr>
                <w:p>
                  <w:r>
                    <w:t xml:space="preserve">안2</w:t>
                  </w:r>
                </w:p>
              </w:tc>
            </w:tr>
          </w:tbl>
          <w:p/>
        </w:tc>
        <w:tc>
          <w:tcPr>
            <w:tcW w:w="1800" w:type="dxa"/>
          </w:tcPr>
          <w:p>
            <w:r>
              <w:t xml:space="preserve">끝</w:t>
            </w:r>
          </w:p>
        </w:tc>
      </w:tr>
      <w:tr>
        <w:trPr>
          <w:del w:id="9" w:author="a"/>
        </w:trPr>
        <w:tc>
          <w:tcPr>
            <w:tcW w:w="3600" w:type="dxa"/>
            <w:gridSpan w:val="2"/>
          </w:tcPr>
          <w:p>
            <w:r>
              <w:t xml:space="preserve">지운 줄</w:t>
            </w:r>
          </w:p>
        </w:tc>
        <w:tc>
          <w:tcPr>
            <w:tcW w:w="1800" w:type="dxa"/>
          </w:tcPr>
          <w:p>
            <w:r>
              <w:t xml:space="preserve">지운 줄</w:t>
            </w:r>
          </w:p>
        </w:tc>
      </w:tr>
    </w:tbl>
    <w:p>
      <w:r>
        <w:t xml:space="preserve">【0004】 WMF 와 EMF 그림: </w:t>
      </w:r>
      <w:r>
        <w:drawing>
          <wp:inline>
            <wp:extent cx="1800000" cy="900000"/>
            <wp:docPr id="3" name="p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3"/>
                    <pic:cNvPicPr/>
                  </pic:nvPicPr>
                  <pic:blipFill>
                    <a:blip r:embed="rIdWmf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>
            <wp:extent cx="1800000" cy="900000"/>
            <wp:docPr id="4" name="p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4"/>
                    <pic:cNvPicPr/>
                  </pic:nvPicPr>
                  <pic:blipFill>
                    <a:blip r:embed="rIdEmf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【0005】 OLE 수식 </w:t>
      </w:r>
      <w:r>
        <w:object>
          <v:shape style="width:60pt;height:20pt">
            <v:imagedata r:id="rIdWmf"/>
          </v:shape>
        </w:object>
      </w:r>
      <w:r>
        <w:t xml:space="preserve"> 끝.</w:t>
      </w:r>
    </w:p>
    <w:p>
      <w:r>
        <w:t xml:space="preserve">【0006】 메모 </w:t>
      </w:r>
      <w:commentRangeStart w:id="0"/>
      <w:r>
        <w:t xml:space="preserve">달린 글</w:t>
      </w:r>
      <w:commentRangeEnd w:id="0"/>
      <w:r>
        <w:rPr>
          <w:rStyle w:val="CommentReference"/>
        </w:rPr>
        <w:commentReference w:id="0"/>
      </w:r>
      <w:r>
        <w:rPr>
          <w:b/>
          <w:rPrChange w:id="10" w:author="a">
            <w:rPr/>
          </w:rPrChange>
        </w:rPr>
        <w:t xml:space="preserve"> 굵게 바뀐 글</w:t>
      </w:r>
    </w:p>
    <w:p>
      <w:pPr>
        <w:rPr>
          <w:del w:id="11" w:author="a"/>
        </w:rPr>
      </w:pPr>
      <w:r>
        <w:t xml:space="preserve">【0007】 앞 문단</w:t>
      </w:r>
    </w:p>
    <w:p>
      <w:r>
        <w:t xml:space="preserve"> 뒷 문단</w:t>
      </w:r>
    </w:p>
    <w:p>
      <w:r>
        <w:t xml:space="preserve">【0008】 </w:t>
      </w:r>
      <w:moveFrom w:id="12" w:author="a">
        <w:r>
          <w:t xml:space="preserve">옮겨 간 글</w:t>
        </w:r>
      </w:moveFrom>
      <w:r>
        <w:t xml:space="preserve">가운데</w:t>
      </w:r>
      <w:moveTo w:id="13" w:author="a">
        <w:r>
          <w:t xml:space="preserve"> 옮겨 온 글</w:t>
        </w:r>
      </w:moveTo>
    </w:p>
    <w:p>
      <w:r>
        <w:br w:type="page"/>
      </w:r>
    </w:p>
    <w:p>
      <w:r>
        <w:t xml:space="preserve">【청구범위】</w:t>
      </w:r>
    </w:p>
    <w:p>
      <w:r>
        <w:t xml:space="preserve">【청구항 1】</w:t>
      </w:r>
    </w:p>
    <w:p>
      <w:r>
        <w:t xml:space="preserve">A 와 B 를 포함하는 장치.</w:t>
      </w:r>
    </w:p>
    <w:p>
      <w:r>
        <w:t xml:space="preserve">【요약서】</w:t>
      </w:r>
    </w:p>
    <w:p>
      <w:r>
        <w:t xml:space="preserve">【요약】</w:t>
      </w:r>
    </w:p>
    <w:p>
      <w:r>
        <w:t xml:space="preserve">시험 요약.</w:t>
      </w:r>
    </w:p>
    <w:p>
      <w:r>
        <w:t xml:space="preserve">【도면】</w:t>
      </w:r>
    </w:p>
    <w:p>
      <w:r>
        <w:t xml:space="preserve">【도 1】</w:t>
      </w:r>
    </w:p>
    <w:p>
      <w:r>
        <w:drawing>
          <wp:inline>
            <wp:extent cx="1800000" cy="1200000"/>
            <wp:docPr id="5" name="p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5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>
  <w:comment w:id="0" w:author="검토자">
    <w:p>
      <w:r>
        <w:t>지워야 할 메모</w:t>
      </w:r>
    </w:p>
  </w:comment>
</w:comments>
</file>

<file path=word/commentsExtended.xml><?xml version="1.0" encoding="utf-8"?>
<w15:commentsEx xmlns:w15="http://schemas.microsoft.com/office/word/2012/wordml"/>
</file>

<file path=word/_rels/document.xml.rels><?xml version="1.0" encoding="UTF-8"?><Relationships xmlns="http://schemas.openxmlformats.org/package/2006/relationships"><Relationship Id="rIdImg" Type="http://schemas.openxmlformats.org/officeDocument/2006/relationships/image" Target="media/image1.png"/><Relationship Id="rIdWmf" Type="http://schemas.openxmlformats.org/officeDocument/2006/relationships/image" Target="media/image2.wmf"/><Relationship Id="rIdEmf" Type="http://schemas.openxmlformats.org/officeDocument/2006/relationships/image" Target="media/image3.emf"/><Relationship Id="rIdCm" Type="http://schemas.openxmlformats.org/officeDocument/2006/relationships/comments" Target="comments.xml"/><Relationship Id="rIdCmx" Type="http://schemas.microsoft.com/office/2011/relationships/commentsExtended" Target="commentsExtended.xml"/></Relationships>
</file>